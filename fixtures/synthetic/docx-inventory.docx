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in" ContentType="application/vnd.openxmlformats-officedocument.oleObject"/>
  <Default Extension="mht" ContentType="message/rfc822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Kira sozlesmesi 2026 - ornek envanter belgesi.</w:t>
      </w:r>
    </w:p>
    <w:p>
      <w:ins w:id="101" w:author="Av. Deneme" w:date="2026-10-01T09:00:00Z">
        <w:r>
          <w:t>Yillik %12 faiz isletilecektir.</w:t>
        </w:r>
      </w:ins>
    </w:p>
    <w:p>
      <w:del w:id="102" w:author="Karsi Taraf" w:date="2026-10-02T09:00:00Z">
        <w:r>
          <w:delText>Yillik %30 faiz isletilecektir.</w:delText>
        </w:r>
      </w:del>
    </w:p>
    <w:tbl>
      <w:tr>
        <w:tc>
          <w:p>
            <w:r>
              <w:t>Kalem</w:t>
            </w:r>
          </w:p>
        </w:tc>
        <w:tc>
          <w:p>
            <w:r>
              <w:t>Tutar</w:t>
            </w:r>
          </w:p>
        </w:tc>
      </w:tr>
    </w:tbl>
    <w:p>
      <w:r>
        <w:pict>
          <w:txbxContent>
            <w:p>
              <w:r>
                <w:t>Metin kutusu icerigi ayrica cizilir.</w:t>
              </w:r>
            </w:p>
          </w:txbxContent>
        </w:pict>
      </w:r>
      <w:r>
        <w:drawing>
          <wp:inline xmlns:wp="http://schemas.openxmlformats.org/drawingml/2006/wordprocessingDrawing">
            <wp:extent cx="100" cy="100"/>
          </wp:inline>
        </w:drawing>
      </w:r>
    </w:p>
    <w:sdt>
      <w:sdtPr/>
      <w:sdtContent>
        <w:p>
          <w:r>
            <w:t>Kontrollu icerik.</w:t>
          </w:r>
        </w:p>
      </w:sdtContent>
    </w:sdt>
    <w:p>
      <w:r>
        <w:object>
          <o:OLEObject xmlns:o="urn:schemas-microsoft-com:office:office" ProgID="Excel.Sheet.12" r:id="rIdOle1"/>
        </w:object>
      </w:r>
    </w:p>
    <w:sectPr>
      <w:pgSz w:w="11906" w:h="16838"/>
    </w:sectPr>
  </w:body>
</w:document>
</file>

<file path=word/comments.xml><?xml version="1.0" encoding="utf-8"?>
<w:comments xmlns:w="http://schemas.openxmlformats.org/wordprocessingml/2006/main">
  <w:comment w:id="1" w:author="Av. Deneme" w:initials="AD">
    <w:p>
      <w:r>
        <w:t>Bu hukum riskli.</w:t>
      </w:r>
    </w:p>
  </w:comment>
</w:comments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r>
        <w:t>Damga vergisi kiraciya aittir.</w:t>
      </w:r>
    </w:p>
  </w:footnote>
</w:footnotes>
</file>

<file path=word/header1.xml><?xml version="1.0" encoding="utf-8"?>
<w:hdr xmlns:w="http://schemas.openxmlformats.org/wordprocessingml/2006/main">
  <w:p>
    <w:r>
      <w:t>Ustbilgi metni.</w:t>
    </w:r>
  </w:p>
</w:hdr>
</file>

<file path=word/settings.xml><?xml version="1.0" encoding="utf-8"?>
<w:settings xmlns:w="http://schemas.openxmlformats.org/wordprocessingml/2006/main">
  <w:trackRevisions/>
  <w:documentProtection w:edit="readOnly" w:enforcement="1"/>
</w:settings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comments" Target="comments.xml"/><Relationship Id="rId3" Type="http://schemas.openxmlformats.org/officeDocument/2006/relationships/header" Target="header1.xml"/><Relationship Id="rId4" Type="http://schemas.openxmlformats.org/officeDocument/2006/relationships/oleObject" Target="embeddings/oleObject1.bin"/><Relationship Id="rId5" Type="http://schemas.openxmlformats.org/officeDocument/2006/relationships/aFChunk" Target="afchunk1.mht"/><Relationship Id="rId9" Type="http://schemas.openxmlformats.org/officeDocument/2006/relationships/hyperlink" Target="https://ornek.test/emsal" TargetMode="External"/></Relationships>
</file>

<file path=_xmlsignatures/sig1.xml><?xml version="1.0" encoding="utf-8"?>
<Signature>ZZ-IMZA-PARCASI</Signature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Av. Deneme</dc:creator>
  <cp:lastModifiedBy>Av. Karsi</cp:lastModifiedBy>
  <cp:revision>12</cp:revision>
  <dcterms:created>2026-09-01T09:00:00Z</dcterms:created>
  <dcterms:modified>2026-10-02T10:00:00Z</dcterms:modified>
</cp:coreProperties>
</file>